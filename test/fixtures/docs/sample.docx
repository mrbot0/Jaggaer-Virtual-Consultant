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>
      <w:pPr>
        <w:pStyle w:val="Title"/>
      </w:pPr>
      <w:r>
        <w:t xml:space="preserve">Manuale di configurazione ACME</w:t>
      </w:r>
    </w:p>
    <w:p>
      <w:pPr>
        <w:pStyle w:val="Heading1"/>
      </w:pPr>
      <w:r>
        <w:t xml:space="preserve">1 Richieste di acquisto</w:t>
      </w:r>
    </w:p>
    <w:p>
      <w:r>
        <w:t xml:space="preserve">Il centro di costo è il codice contabile che identifica chi sostiene la spesa.</w:t>
      </w:r>
    </w:p>
    <w:p>
      <w:pPr>
        <w:pStyle w:val="Heading2"/>
      </w:pPr>
      <w:r>
        <w:t xml:space="preserve">1.1 Campi della testata</w:t>
      </w:r>
    </w:p>
    <w:tbl>
      <w:tr>
        <w:tc>
          <w:p>
            <w:r>
              <w:t xml:space="preserve">Campo</w:t>
            </w:r>
          </w:p>
        </w:tc>
        <w:tc>
          <w:p>
            <w:r>
              <w:t xml:space="preserve">Nome tecnico</w:t>
            </w:r>
          </w:p>
        </w:tc>
        <w:tc>
          <w:p>
            <w:r>
              <w:t xml:space="preserve">Tipo</w:t>
            </w:r>
          </w:p>
        </w:tc>
        <w:tc>
          <w:p>
            <w:r>
              <w:t xml:space="preserve">Obbligatorio</w:t>
            </w:r>
          </w:p>
        </w:tc>
        <w:tc>
          <w:p>
            <w:r>
              <w:t xml:space="preserve">Note</w:t>
            </w:r>
          </w:p>
        </w:tc>
      </w:tr>
      <w:tr>
        <w:tc>
          <w:p>
            <w:r>
              <w:t xml:space="preserve">Centro di costo</w:t>
            </w:r>
          </w:p>
        </w:tc>
        <w:tc>
          <w:p>
            <w:r>
              <w:t xml:space="preserve">REQ_HDR_COST_CENTER</w:t>
            </w:r>
          </w:p>
        </w:tc>
        <w:tc>
          <w:p>
            <w:r>
              <w:t xml:space="preserve">lookup</w:t>
            </w:r>
          </w:p>
        </w:tc>
        <w:tc>
          <w:p>
            <w:r>
              <w:t xml:space="preserve">Sì</w:t>
            </w:r>
          </w:p>
        </w:tc>
        <w:tc>
          <w:p>
            <w:r>
              <w:t xml:space="preserve">Deve esistere in SAP</w:t>
            </w:r>
          </w:p>
        </w:tc>
      </w:tr>
      <w:tr>
        <w:tc>
          <w:p>
            <w:r>
              <w:t xml:space="preserve">Codice progetto</w:t>
            </w:r>
          </w:p>
        </w:tc>
        <w:tc>
          <w:p>
            <w:r>
              <w:t xml:space="preserve">REQ_HDR_PROJECT</w:t>
            </w:r>
          </w:p>
        </w:tc>
        <w:tc>
          <w:p>
            <w:r>
              <w:t xml:space="preserve">testo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Data di consegna</w:t>
            </w:r>
          </w:p>
        </w:tc>
        <w:tc>
          <w:p>
            <w:r>
              <w:t xml:space="preserve">REQ_HDR_DELIVERY_DATE</w:t>
            </w:r>
          </w:p>
        </w:tc>
        <w:tc>
          <w:p>
            <w:r>
              <w:t xml:space="preserve">data</w:t>
            </w:r>
          </w:p>
        </w:tc>
        <w:tc>
          <w:p>
            <w:r>
              <w:t xml:space="preserve">Se la categoria è servizi è obbligatorio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Il campo Fornitore </w:t>
      </w:r>
      <w:ins w:id="1" w:author="Mario Rossi" w:date="2026-03-02T10:00:00Z">
        <w:r>
          <w:t>deve essere compilato prima dell'invio.</w:t>
        </w:r>
      </w:ins>
      <w:del w:id="2" w:author="Mario Rossi" w:date="2026-03-02T10:00:00Z">
        <w:r>
          <w:delText>è facoltativo.</w:delText>
        </w:r>
      </w:del>
      <w:commentRangeStart w:id="0"/>
      <w:r>
        <w:commentReference w:id="0"/>
      </w:r>
    </w:p>
    <w:p>
      <w:r>
        <w:t xml:space="preserve">Nota: in ACME il parametro strict_import è impostato a false dal go-live.</w:t>
      </w:r>
    </w:p>
    <w:p>
      <w:pPr>
        <w:pStyle w:val="Heading2"/>
      </w:pPr>
      <w:r>
        <w:t xml:space="preserve">1.2 Creare una richiesta</w:t>
      </w:r>
    </w:p>
    <w:p>
      <w:pPr>
        <w:numPr>
          <w:ilvl w:val="0"/>
          <w:numId w:val="1"/>
        </w:numPr>
      </w:pPr>
      <w:r>
        <w:t>Aprire il menu Acquisti.</w:t>
      </w:r>
    </w:p>
    <w:p>
      <w:pPr>
        <w:numPr>
          <w:ilvl w:val="0"/>
          <w:numId w:val="1"/>
        </w:numPr>
      </w:pPr>
      <w:r>
        <w:t>Selezionare Nuova richiesta.</w:t>
      </w:r>
    </w:p>
    <w:p>
      <w:pPr>
        <w:numPr>
          <w:ilvl w:val="0"/>
          <w:numId w:val="1"/>
        </w:numPr>
      </w:pPr>
      <w:r>
        <w:t>Inserire il centro di costo e salvare.</w:t>
      </w:r>
    </w:p>
    <w:p>
      <w:r>
        <w:lastRenderedPageBreak/>
        <w:drawing/>
      </w:r>
    </w:p>
    <w:p>
      <w:pPr>
        <w:pStyle w:val="Caption"/>
      </w:pPr>
      <w:r>
        <w:t xml:space="preserve">Figura 1 - Nuova richiesta</w:t>
      </w:r>
    </w:p>
    <w:p>
      <w:r>
        <w:t xml:space="preserve">Ad esempio, il centro di costo CC-1000 identifica la sede di Milano.</w:t>
      </w:r>
    </w:p>
    <w:p>
      <w:r>
        <w:t xml:space="preserve">Per i dettagli vedi §2.1.</w:t>
      </w:r>
    </w:p>
    <w:tbl>
      <w:tr>
        <w:tc>
          <w:p>
            <w:r>
              <w:t xml:space="preserve">Parametro</w:t>
            </w:r>
          </w:p>
        </w:tc>
        <w:tc>
          <w:p>
            <w:r>
              <w:t xml:space="preserve">Valore</w:t>
            </w:r>
          </w:p>
        </w:tc>
      </w:tr>
      <w:tr>
        <w:tc>
          <w:p>
            <w:r>
              <w:t xml:space="preserve">strict_import</w:t>
            </w:r>
          </w:p>
        </w:tc>
        <w:tc>
          <w:tbl>
            <w:tr>
              <w:tc>
                <w:p>
                  <w:r>
                    <w:t xml:space="preserve">false</w:t>
                  </w:r>
                </w:p>
              </w:tc>
              <w:tc>
                <w:p>
                  <w:r>
                    <w:t xml:space="preserve">dal go-live</w:t>
                  </w:r>
                </w:p>
              </w:tc>
            </w:tr>
          </w:tbl>
        </w:tc>
      </w:tr>
    </w:tbl>
    <w:p>
      <w:r>
        <mc:AlternateContent>
          <mc:Choice>
            <w:drawing>
              <wps:txbx>
                <w:txbxContent>
                  <w:p>
                    <w:r>
                      <w:t>Attenzione: il budget è verificato all'invio.</w:t>
                    </w:r>
                  </w:p>
                </w:txbxContent>
              </wps:txbx>
            </w:drawing>
          </mc:Choice>
          <mc:Fallback>
            <w:pict>
              <w:txbxContent>
                <w:p>
                  <w:r>
                    <w:t>Attenzione: il budget è verificato all'invio.</w:t>
                  </w:r>
                </w:p>
              </w:txbxContent>
            </w:pict>
          </mc:Fallback>
        </mc:AlternateContent>
      </w:r>
    </w:p>
    <w:p>
      <w:pPr>
        <w:pStyle w:val="Titolo1"/>
      </w:pPr>
      <w:r>
        <w:t xml:space="preserve">2 Approvazioni</w:t>
      </w:r>
    </w:p>
    <w:p>
      <w:pPr>
        <w:pStyle w:val="Titolo2"/>
      </w:pPr>
      <w:r>
        <w:t xml:space="preserve">2.1 Livelli</w:t>
      </w:r>
    </w:p>
    <w:p>
      <w:r>
        <w:t xml:space="preserve">Se l'importo supera 50.000 EUR la richiesta deve essere approvata dal direttore acquisti.</w:t>
      </w:r>
    </w:p>
  </w:body>
</w:document>
</file>

<file path=word/comments.xml><?xml version="1.0" encoding="utf-8"?>
<w:comments xmlns:w="http://schemas.openxmlformats.org/wordprocessingml/2006/main" xmlns:mc="http://schemas.openxmlformats.org/markup-compatibility/2006" xmlns:wps="http://schemas.microsoft.com/office/word/2010/wordprocessingShape">
  <w:comment w:id="0" w:author="Laura Bianchi" w:date="2026-03-03T09:00:00Z">
    <w:p>
      <w:r>
        <w:t>Verificare con il referente se vale anche per IT02.</w:t>
      </w:r>
    </w:p>
  </w:comment>
</w:comments>
</file>

<file path=word/styles.xml><?xml version="1.0" encoding="utf-8"?>
<w:styles xmlns:w="http://schemas.openxmlformats.org/wordprocessingml/2006/main" xmlns:mc="http://schemas.openxmlformats.org/markup-compatibility/2006" xmlns:wps="http://schemas.microsoft.com/office/word/2010/wordprocessingShape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Titolo1">
    <w:name w:val="Titolo 1"/>
  </w:style>
  <w:style w:type="paragraph" w:styleId="Titolo2">
    <w:name w:val="Titolo 2"/>
  </w:style>
  <w:style w:type="paragraph" w:styleId="Caption">
    <w:name w:val="caption"/>
  </w:style>
</w:styles>
</file>